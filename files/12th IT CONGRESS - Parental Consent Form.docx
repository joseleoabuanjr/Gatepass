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widowControl w:val="false"/>
        <w:pBdr>
          <w:left w:val="nil"/>
          <w:right w:val="nil"/>
          <w:top w:val="nil"/>
          <w:bottom w:val="nil"/>
          <w:between w:val="nil"/>
        </w:pBdr>
        <w:spacing w:after="0" w:lineRule="auto" w:line="276"/>
        <w:ind w:left="0" w:firstLine="0"/>
        <w:rPr>
          <w:color w:val="000000"/>
          <w:highlight w:val="black"/>
        </w:rPr>
      </w:pPr>
    </w:p>
    <w:tbl>
      <w:tblPr>
        <w:tblStyle w:val="style4099"/>
        <w:tblW w:w="12210" w:type="dxa"/>
        <w:jc w:val="left"/>
        <w:tblInd w:w="4664" w:type="dxa"/>
        <w:tblLayout w:type="fixed"/>
        <w:tblLook w:val="0400" w:firstRow="0" w:lastRow="0" w:firstColumn="0" w:lastColumn="0" w:noHBand="0" w:noVBand="1"/>
      </w:tblPr>
      <w:tblGrid>
        <w:gridCol w:w="1455"/>
        <w:gridCol w:w="10755"/>
      </w:tblGrid>
      <w:tr>
        <w:trPr>
          <w:cantSplit w:val="false"/>
          <w:trHeight w:val="1507" w:hRule="atLeast"/>
          <w:tblHeader w:val="false"/>
          <w:jc w:val="lef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style0"/>
              <w:ind w:left="0" w:firstLine="0"/>
              <w:rPr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pStyle w:val="style0"/>
              <w:ind w:left="-8044" w:right="10863" w:firstLine="0"/>
              <w:rPr/>
            </w:pPr>
          </w:p>
          <w:tbl>
            <w:tblPr>
              <w:tblStyle w:val="style4100"/>
              <w:tblW w:w="2025" w:type="dxa"/>
              <w:jc w:val="left"/>
              <w:tblInd w:w="2995" w:type="dxa"/>
              <w:tblLayout w:type="fixed"/>
              <w:tblLook w:val="0400" w:firstRow="0" w:lastRow="0" w:firstColumn="0" w:lastColumn="0" w:noHBand="0" w:noVBand="1"/>
            </w:tblPr>
            <w:tblGrid>
              <w:gridCol w:w="2025"/>
            </w:tblGrid>
            <w:tr>
              <w:trPr>
                <w:cantSplit w:val="false"/>
                <w:trHeight w:val="434" w:hRule="atLeast"/>
                <w:tblHeader w:val="false"/>
                <w:jc w:val="left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style0"/>
                    <w:ind w:left="0" w:firstLine="0"/>
                    <w:rPr/>
                  </w:pPr>
                  <w:r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  <w:t xml:space="preserve"> No.: </w:t>
                  </w:r>
                </w:p>
              </w:tc>
            </w:tr>
          </w:tbl>
          <w:p>
            <w:pPr>
              <w:pStyle w:val="style0"/>
              <w:spacing w:after="160"/>
              <w:ind w:left="0" w:firstLine="0"/>
              <w:rPr/>
            </w:pPr>
          </w:p>
        </w:tc>
      </w:tr>
    </w:tbl>
    <w:p>
      <w:pPr>
        <w:pStyle w:val="style0"/>
        <w:spacing w:after="0"/>
        <w:ind w:left="216" w:firstLine="0"/>
        <w:jc w:val="center"/>
        <w:rPr/>
      </w:pPr>
      <w:r>
        <w:rPr/>
        <w:drawing>
          <wp:inline distL="0" distT="0" distB="0" distR="0">
            <wp:extent cx="934085" cy="843915"/>
            <wp:effectExtent l="0" t="0" r="0" b="0"/>
            <wp:docPr id="1026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34085" cy="84391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  <w:r>
        <w:rPr>
          <w:rFonts w:ascii="Garamond" w:cs="Garamond" w:eastAsia="Garamond" w:hAnsi="Garamond"/>
          <w:b/>
          <w:sz w:val="42"/>
          <w:szCs w:val="42"/>
        </w:rPr>
        <w:t xml:space="preserve"> </w:t>
      </w:r>
    </w:p>
    <w:p>
      <w:pPr>
        <w:pStyle w:val="style0"/>
        <w:spacing w:after="0"/>
        <w:ind w:left="107" w:firstLine="0"/>
        <w:jc w:val="center"/>
        <w:rPr/>
      </w:pPr>
      <w:r>
        <w:rPr>
          <w:b/>
          <w:sz w:val="26"/>
          <w:szCs w:val="26"/>
        </w:rPr>
        <w:t xml:space="preserve">  Parental Consent Form  </w:t>
      </w:r>
    </w:p>
    <w:p>
      <w:pPr>
        <w:pStyle w:val="style0"/>
        <w:spacing w:after="236"/>
        <w:ind w:left="813" w:firstLine="0"/>
        <w:rPr/>
      </w:pPr>
      <w:r>
        <w:rPr>
          <w:rFonts w:ascii="Garamond" w:cs="Garamond" w:eastAsia="Garamond" w:hAnsi="Garamond"/>
          <w:sz w:val="18"/>
          <w:szCs w:val="18"/>
        </w:rPr>
        <w:t xml:space="preserve"> </w:t>
      </w:r>
    </w:p>
    <w:p>
      <w:pPr>
        <w:pStyle w:val="style0"/>
        <w:ind w:left="-5" w:firstLine="0"/>
        <w:rPr>
          <w:u w:val="single"/>
        </w:rPr>
      </w:pPr>
      <w:r>
        <w:t xml:space="preserve">Name of Student Organization:  </w:t>
      </w:r>
      <w:r>
        <w:rPr>
          <w:u w:val="single"/>
        </w:rPr>
        <w:t>Society for the Welfare of Information Technology Students (SWITS)____</w:t>
      </w:r>
    </w:p>
    <w:p>
      <w:pPr>
        <w:pStyle w:val="style0"/>
        <w:ind w:left="-5" w:firstLine="0"/>
        <w:rPr>
          <w:u w:val="single"/>
        </w:rPr>
      </w:pPr>
      <w:r>
        <w:t xml:space="preserve">Name of Activity: </w:t>
      </w:r>
      <w:r>
        <w:rPr>
          <w:u w:val="single"/>
        </w:rPr>
        <w:t>12</w:t>
      </w:r>
      <w:r>
        <w:rPr>
          <w:u w:val="single"/>
          <w:vertAlign w:val="superscript"/>
        </w:rPr>
        <w:t>th</w:t>
      </w:r>
      <w:r>
        <w:rPr>
          <w:u w:val="single"/>
        </w:rPr>
        <w:t xml:space="preserve"> IT Congress ________________________________________________________ </w:t>
      </w:r>
    </w:p>
    <w:p>
      <w:pPr>
        <w:pStyle w:val="style0"/>
        <w:ind w:left="-5" w:right="3428" w:firstLine="0"/>
        <w:rPr/>
      </w:pPr>
      <w:r>
        <w:t xml:space="preserve">Nature of Activity:     Co-Curricular             Extra-Curricular </w:t>
      </w:r>
      <w:r>
        <w:rPr/>
        <mc:AlternateContent>
          <mc:Choice Requires="wpg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3683000</wp:posOffset>
                </wp:positionH>
                <wp:positionV relativeFrom="paragraph">
                  <wp:posOffset>25400</wp:posOffset>
                </wp:positionV>
                <wp:extent cx="116840" cy="107950"/>
                <wp:effectExtent l="0" t="0" r="0" b="0"/>
                <wp:wrapNone/>
                <wp:docPr id="10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16840" cy="107950"/>
                          <a:chOff x="5287580" y="3726025"/>
                          <a:chExt cx="116840" cy="107950"/>
                        </a:xfrm>
                      </wpg:grpSpPr>
                      <wpg:grpSp>
                        <wpg:cNvGrpSpPr/>
                        <wpg:grpSpPr>
                          <a:xfrm>
                            <a:off x="5287580" y="3726025"/>
                            <a:ext cx="116840" cy="107950"/>
                            <a:chOff x="5287580" y="3726025"/>
                            <a:chExt cx="116840" cy="107950"/>
                          </a:xfrm>
                        </wpg:grpSpPr>
                        <wps:wsp>
                          <wps:cNvSpPr/>
                          <wps:spPr>
                            <a:xfrm rot="0">
                              <a:off x="5287580" y="3726025"/>
                              <a:ext cx="116825" cy="107950"/>
                            </a:xfrm>
                            <a:prstGeom prst="rect"/>
                            <a:ln>
                              <a:noFill/>
                            </a:ln>
                          </wps:spPr>
                          <wps:txbx id="1029">
                            <w:txbxContent>
                              <w:p>
                                <w:pPr>
                                  <w:pStyle w:val="style0"/>
                                  <w:spacing w:before="0" w:after="0" w:lineRule="auto" w:line="240"/>
                                  <w:ind w:left="0" w:right="0" w:firstLine="0"/>
                                  <w:jc w:val="left"/>
                                  <w:textDirection w:val="btLr"/>
                                  <w:rPr/>
                                </w:pPr>
                              </w:p>
                            </w:txbxContent>
                          </wps:txbx>
                          <wps:bodyPr lIns="91425" rIns="91425" tIns="91425" bIns="91425" anchor="ctr" wrap="square">
                            <a:prstTxWarp prst="textNoShape"/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287580" y="3726025"/>
                              <a:ext cx="116840" cy="107950"/>
                              <a:chOff x="5287580" y="3726025"/>
                              <a:chExt cx="116840" cy="107950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5287580" y="3726025"/>
                                <a:ext cx="116825" cy="107950"/>
                              </a:xfrm>
                              <a:prstGeom prst="rect"/>
                              <a:ln>
                                <a:noFill/>
                              </a:ln>
                            </wps:spPr>
                            <wps:txbx id="1031">
                              <w:txbxContent>
                                <w:p>
                                  <w:pPr>
                                    <w:pStyle w:val="style0"/>
                                    <w:spacing w:before="0" w:after="0" w:lineRule="auto" w:line="240"/>
                                    <w:ind w:left="0" w:right="0" w:hanging="10"/>
                                    <w:jc w:val="left"/>
                                    <w:textDirection w:val="btLr"/>
                                    <w:rPr/>
                                  </w:pPr>
                                </w:p>
                              </w:txbxContent>
                            </wps:txbx>
                            <wps:bodyPr lIns="91425" rIns="91425" tIns="91425" bIns="91425" anchor="ctr" wrap="square">
                              <a:prstTxWarp prst="textNoShape"/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287580" y="3726025"/>
                                <a:ext cx="116840" cy="107950"/>
                                <a:chOff x="0" y="0"/>
                                <a:chExt cx="116840" cy="107950"/>
                              </a:xfrm>
                            </wpg:grpSpPr>
                            <wps:wsp>
                              <wps:cNvSpPr/>
                              <wps:spPr>
                                <a:xfrm rot="0">
                                  <a:off x="0" y="0"/>
                                  <a:ext cx="116825" cy="107950"/>
                                </a:xfrm>
                                <a:prstGeom prst="rect"/>
                                <a:ln>
                                  <a:noFill/>
                                </a:ln>
                              </wps:spPr>
                              <wps:txbx id="1033">
                                <w:txbxContent>
                                  <w:p>
                                    <w:pPr>
                                      <w:pStyle w:val="style0"/>
                                      <w:spacing w:before="0" w:after="0" w:lineRule="auto" w:line="240"/>
                                      <w:ind w:left="0" w:right="0" w:hanging="10"/>
                                      <w:jc w:val="left"/>
                                      <w:textDirection w:val="btLr"/>
                                      <w:rPr/>
                                    </w:pPr>
                                  </w:p>
                                </w:txbxContent>
                              </wps:txbx>
                              <wps:bodyPr lIns="91425" rIns="91425" tIns="91425" bIns="91425" anchor="ctr" wrap="square">
                                <a:prstTxWarp prst="textNoShape"/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 rot="0">
                                  <a:off x="0" y="0"/>
                                  <a:ext cx="116840" cy="10795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16840" h="107950" stroke="1">
                                      <a:moveTo>
                                        <a:pt x="0" y="107950"/>
                                      </a:moveTo>
                                      <a:lnTo>
                                        <a:pt x="116840" y="107950"/>
                                      </a:lnTo>
                                      <a:lnTo>
                                        <a:pt x="1168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cmpd="sng" cap="flat" w="12700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len="sm" w="sm" type="none"/>
                                  <a:tailEnd len="sm" w="sm" type="none"/>
                                </a:ln>
                              </wps:spPr>
                              <wps:bodyPr>
                                <a:prstTxWarp prst="textNoShape"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027" filled="f" stroked="f" style="position:absolute;margin-left:290.0pt;margin-top:2.0pt;width:9.2pt;height:8.5pt;z-index:2;mso-position-horizontal-relative:text;mso-position-vertical-relative:text;mso-width-relative:page;mso-height-relative:page;mso-wrap-distance-left:0.0pt;mso-wrap-distance-right:0.0pt;visibility:visible;" coordsize="116840,107950" coordorigin="5287580,3726025">
                <v:group id="1028" filled="f" stroked="f" style="position:absolute;left:5287580;top:3726025;width:116840;height:107950;z-index:2;mso-position-horizontal-relative:page;mso-position-vertical-relative:page;mso-width-relative:page;mso-height-relative:page;visibility:visible;" coordsize="116840,107950" coordorigin="5287580,3726025">
                  <v:rect id="1029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<v:stroke on="f"/>
                    <v:fill/>
                    <v:textbox inset="7.2pt,7.2pt,7.2pt,7.2pt">
                      <w:txbxContent>
                        <w:p>
                          <w:pPr>
                            <w:pStyle w:val="style0"/>
                            <w:spacing w:before="0" w:after="0" w:lineRule="auto" w:line="240"/>
                            <w:ind w:left="0" w:right="0" w:firstLine="0"/>
                            <w:jc w:val="left"/>
                            <w:textDirection w:val="btLr"/>
                            <w:rPr/>
                          </w:pPr>
                        </w:p>
                      </w:txbxContent>
                    </v:textbox>
                  </v:rect>
                  <v:group id="1030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 coordorigin="5287580,3726025">
                    <v:rect id="1031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  <v:stroke on="f"/>
                      <v:fill/>
                      <v:textbox inset="7.2pt,7.2pt,7.2pt,7.2pt">
                        <w:txbxContent>
                          <w:p>
                            <w:pPr>
                              <w:pStyle w:val="style0"/>
                              <w:spacing w:before="0" w:after="0" w:lineRule="auto" w:line="240"/>
                              <w:ind w:left="0" w:right="0" w:hanging="10"/>
                              <w:jc w:val="left"/>
                              <w:textDirection w:val="btLr"/>
                              <w:rPr/>
                            </w:pPr>
                          </w:p>
                        </w:txbxContent>
                      </v:textbox>
                    </v:rect>
                    <v:group id="1032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>
                      <v:rect id="1033" filled="f" stroked="f" style="position:absolute;left:0;top:0;width:116825;height:107950;z-index:2;mso-position-horizontal-relative:page;mso-position-vertical-relative:page;mso-width-relative:page;mso-height-relative:page;visibility:visible;v-text-anchor:middle;">
                        <v:stroke on="f"/>
                        <v:fill/>
                        <v:textbox inset="7.2pt,7.2pt,7.2pt,7.2pt">
                          <w:txbxContent>
                            <w:p>
                              <w:pPr>
                                <w:pStyle w:val="style0"/>
                                <w:spacing w:before="0" w:after="0" w:lineRule="auto" w:line="240"/>
                                <w:ind w:left="0" w:right="0" w:hanging="10"/>
                                <w:jc w:val="left"/>
                                <w:textDirection w:val="btLr"/>
                                <w:rPr/>
                              </w:pPr>
                            </w:p>
                          </w:txbxContent>
                        </v:textbox>
                      </v:rect>
                      <v:shape id="1034" coordsize="116840,107950" path="m0,107950l116840,107950l116840,0l0,0xe" fillcolor="white" stroked="t" style="position:absolute;left:0;top:0;width:116840;height:107950;z-index:3;mso-position-horizontal-relative:page;mso-position-vertical-relative:page;mso-width-relative:page;mso-height-relative:page;visibility:visible;">
                        <v:stroke startarrowwidth="narrow" startarrowlength="short" endarrowwidth="narrow" endarrowlength="short" joinstyle="miter" weight="1.0pt"/>
                        <v:fill/>
                        <v:path textboxrect="0,0,116840,107950"/>
                      </v:shape>
                      <v:fill/>
                    </v:group>
                    <v:fill/>
                  </v:group>
                  <v:fill/>
                </v:group>
                <v:fill/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2209800</wp:posOffset>
                </wp:positionH>
                <wp:positionV relativeFrom="paragraph">
                  <wp:posOffset>25400</wp:posOffset>
                </wp:positionV>
                <wp:extent cx="116839" cy="107950"/>
                <wp:effectExtent l="0" t="0" r="0" b="0"/>
                <wp:wrapNone/>
                <wp:docPr id="10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16839" cy="107950"/>
                          <a:chOff x="5287580" y="3726025"/>
                          <a:chExt cx="116840" cy="107950"/>
                        </a:xfrm>
                      </wpg:grpSpPr>
                      <wpg:grpSp>
                        <wpg:cNvGrpSpPr/>
                        <wpg:grpSpPr>
                          <a:xfrm>
                            <a:off x="5287580" y="3726025"/>
                            <a:ext cx="116840" cy="107950"/>
                            <a:chOff x="5287580" y="3726025"/>
                            <a:chExt cx="116840" cy="107950"/>
                          </a:xfrm>
                        </wpg:grpSpPr>
                        <wps:wsp>
                          <wps:cNvSpPr/>
                          <wps:spPr>
                            <a:xfrm rot="0">
                              <a:off x="5287580" y="3726025"/>
                              <a:ext cx="116825" cy="107950"/>
                            </a:xfrm>
                            <a:prstGeom prst="rect"/>
                            <a:ln>
                              <a:noFill/>
                            </a:ln>
                          </wps:spPr>
                          <wps:txbx id="1037">
                            <w:txbxContent>
                              <w:p>
                                <w:pPr>
                                  <w:pStyle w:val="style0"/>
                                  <w:spacing w:before="0" w:after="0" w:lineRule="auto" w:line="240"/>
                                  <w:ind w:left="0" w:right="0" w:firstLine="0"/>
                                  <w:jc w:val="left"/>
                                  <w:textDirection w:val="btLr"/>
                                  <w:rPr/>
                                </w:pPr>
                              </w:p>
                            </w:txbxContent>
                          </wps:txbx>
                          <wps:bodyPr lIns="91425" rIns="91425" tIns="91425" bIns="91425" anchor="ctr" wrap="square">
                            <a:prstTxWarp prst="textNoShape"/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287580" y="3726025"/>
                              <a:ext cx="116840" cy="107950"/>
                              <a:chOff x="5287580" y="3726025"/>
                              <a:chExt cx="116840" cy="107950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5287580" y="3726025"/>
                                <a:ext cx="116825" cy="107950"/>
                              </a:xfrm>
                              <a:prstGeom prst="rect"/>
                              <a:ln>
                                <a:noFill/>
                              </a:ln>
                            </wps:spPr>
                            <wps:txbx id="1039">
                              <w:txbxContent>
                                <w:p>
                                  <w:pPr>
                                    <w:pStyle w:val="style0"/>
                                    <w:spacing w:before="0" w:after="0" w:lineRule="auto" w:line="240"/>
                                    <w:ind w:left="0" w:right="0" w:hanging="10"/>
                                    <w:jc w:val="left"/>
                                    <w:textDirection w:val="btLr"/>
                                    <w:rPr/>
                                  </w:pPr>
                                </w:p>
                              </w:txbxContent>
                            </wps:txbx>
                            <wps:bodyPr lIns="91425" rIns="91425" tIns="91425" bIns="91425" anchor="ctr" wrap="square">
                              <a:prstTxWarp prst="textNoShape"/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287580" y="3726025"/>
                                <a:ext cx="116840" cy="107950"/>
                                <a:chOff x="0" y="0"/>
                                <a:chExt cx="116840" cy="107950"/>
                              </a:xfrm>
                            </wpg:grpSpPr>
                            <wps:wsp>
                              <wps:cNvSpPr/>
                              <wps:spPr>
                                <a:xfrm rot="0">
                                  <a:off x="0" y="0"/>
                                  <a:ext cx="116825" cy="107950"/>
                                </a:xfrm>
                                <a:prstGeom prst="rect"/>
                                <a:ln>
                                  <a:noFill/>
                                </a:ln>
                              </wps:spPr>
                              <wps:txbx id="1041">
                                <w:txbxContent>
                                  <w:p>
                                    <w:pPr>
                                      <w:pStyle w:val="style0"/>
                                      <w:spacing w:before="0" w:after="0" w:lineRule="auto" w:line="240"/>
                                      <w:ind w:left="0" w:right="0" w:hanging="10"/>
                                      <w:jc w:val="left"/>
                                      <w:textDirection w:val="btLr"/>
                                      <w:rPr/>
                                    </w:pPr>
                                  </w:p>
                                </w:txbxContent>
                              </wps:txbx>
                              <wps:bodyPr lIns="91425" rIns="91425" tIns="91425" bIns="91425" anchor="ctr" wrap="square">
                                <a:prstTxWarp prst="textNoShape"/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 rot="0">
                                  <a:off x="0" y="0"/>
                                  <a:ext cx="116840" cy="10795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16840" h="107950" stroke="1">
                                      <a:moveTo>
                                        <a:pt x="0" y="107950"/>
                                      </a:moveTo>
                                      <a:lnTo>
                                        <a:pt x="116840" y="107950"/>
                                      </a:lnTo>
                                      <a:lnTo>
                                        <a:pt x="1168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cmpd="sng" cap="flat" w="12700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len="sm" w="sm" type="none"/>
                                  <a:tailEnd len="sm" w="sm" type="none"/>
                                </a:ln>
                              </wps:spPr>
                              <wps:bodyPr>
                                <a:prstTxWarp prst="textNoShape"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035" filled="f" stroked="f" style="position:absolute;margin-left:174.0pt;margin-top:2.0pt;width:9.2pt;height:8.5pt;z-index:3;mso-position-horizontal-relative:text;mso-position-vertical-relative:text;mso-width-relative:page;mso-height-relative:page;mso-wrap-distance-left:0.0pt;mso-wrap-distance-right:0.0pt;visibility:visible;" coordsize="116840,107950" coordorigin="5287580,3726025">
                <v:group id="1036" filled="f" stroked="f" style="position:absolute;left:5287580;top:3726025;width:116840;height:107950;z-index:2;mso-position-horizontal-relative:page;mso-position-vertical-relative:page;mso-width-relative:page;mso-height-relative:page;visibility:visible;" coordsize="116840,107950" coordorigin="5287580,3726025">
                  <v:rect id="1037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<v:stroke on="f"/>
                    <v:fill/>
                    <v:textbox inset="7.2pt,7.2pt,7.2pt,7.2pt">
                      <w:txbxContent>
                        <w:p>
                          <w:pPr>
                            <w:pStyle w:val="style0"/>
                            <w:spacing w:before="0" w:after="0" w:lineRule="auto" w:line="240"/>
                            <w:ind w:left="0" w:right="0" w:firstLine="0"/>
                            <w:jc w:val="left"/>
                            <w:textDirection w:val="btLr"/>
                            <w:rPr/>
                          </w:pPr>
                        </w:p>
                      </w:txbxContent>
                    </v:textbox>
                  </v:rect>
                  <v:group id="1038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 coordorigin="5287580,3726025">
                    <v:rect id="1039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  <v:stroke on="f"/>
                      <v:fill/>
                      <v:textbox inset="7.2pt,7.2pt,7.2pt,7.2pt">
                        <w:txbxContent>
                          <w:p>
                            <w:pPr>
                              <w:pStyle w:val="style0"/>
                              <w:spacing w:before="0" w:after="0" w:lineRule="auto" w:line="240"/>
                              <w:ind w:left="0" w:right="0" w:hanging="10"/>
                              <w:jc w:val="left"/>
                              <w:textDirection w:val="btLr"/>
                              <w:rPr/>
                            </w:pPr>
                          </w:p>
                        </w:txbxContent>
                      </v:textbox>
                    </v:rect>
                    <v:group id="1040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>
                      <v:rect id="1041" filled="f" stroked="f" style="position:absolute;left:0;top:0;width:116825;height:107950;z-index:2;mso-position-horizontal-relative:page;mso-position-vertical-relative:page;mso-width-relative:page;mso-height-relative:page;visibility:visible;v-text-anchor:middle;">
                        <v:stroke on="f"/>
                        <v:fill/>
                        <v:textbox inset="7.2pt,7.2pt,7.2pt,7.2pt">
                          <w:txbxContent>
                            <w:p>
                              <w:pPr>
                                <w:pStyle w:val="style0"/>
                                <w:spacing w:before="0" w:after="0" w:lineRule="auto" w:line="240"/>
                                <w:ind w:left="0" w:right="0" w:hanging="10"/>
                                <w:jc w:val="left"/>
                                <w:textDirection w:val="btLr"/>
                                <w:rPr/>
                              </w:pPr>
                            </w:p>
                          </w:txbxContent>
                        </v:textbox>
                      </v:rect>
                      <v:shape id="1042" coordsize="116840,107950" path="m0,107950l116840,107950l116840,0l0,0xe" fillcolor="black" stroked="t" style="position:absolute;left:0;top:0;width:116840;height:107950;z-index:3;mso-position-horizontal-relative:page;mso-position-vertical-relative:page;mso-width-relative:page;mso-height-relative:page;visibility:visible;">
                        <v:stroke startarrowwidth="narrow" startarrowlength="short" endarrowwidth="narrow" endarrowlength="short" joinstyle="miter" weight="1.0pt"/>
                        <v:fill/>
                        <v:path textboxrect="0,0,116840,107950"/>
                      </v:shape>
                      <v:fill/>
                    </v:group>
                    <v:fill/>
                  </v:group>
                  <v:fill/>
                </v:group>
                <v:fill/>
              </v:group>
            </w:pict>
          </mc:Fallback>
        </mc:AlternateContent>
      </w:r>
    </w:p>
    <w:p>
      <w:pPr>
        <w:pStyle w:val="style0"/>
        <w:tabs>
          <w:tab w:val="center" w:leader="none" w:pos="2881"/>
          <w:tab w:val="center" w:leader="none" w:pos="3602"/>
          <w:tab w:val="center" w:leader="none" w:pos="4322"/>
          <w:tab w:val="center" w:leader="none" w:pos="5770"/>
        </w:tabs>
        <w:ind w:left="-15" w:firstLine="0"/>
        <w:rPr/>
      </w:pPr>
      <w:r>
        <w:t xml:space="preserve">Face to Face Activity: 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Online Activity: </w:t>
      </w:r>
      <w:r>
        <w:rPr/>
        <mc:AlternateContent>
          <mc:Choice Requires="wpg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column">
                  <wp:posOffset>1397000</wp:posOffset>
                </wp:positionH>
                <wp:positionV relativeFrom="paragraph">
                  <wp:posOffset>38100</wp:posOffset>
                </wp:positionV>
                <wp:extent cx="116839" cy="107950"/>
                <wp:effectExtent l="0" t="0" r="0" b="0"/>
                <wp:wrapNone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16839" cy="107950"/>
                          <a:chOff x="5287580" y="3726025"/>
                          <a:chExt cx="116840" cy="107950"/>
                        </a:xfrm>
                      </wpg:grpSpPr>
                      <wpg:grpSp>
                        <wpg:cNvGrpSpPr/>
                        <wpg:grpSpPr>
                          <a:xfrm>
                            <a:off x="5287580" y="3726025"/>
                            <a:ext cx="116840" cy="107950"/>
                            <a:chOff x="5287580" y="3726025"/>
                            <a:chExt cx="116840" cy="107950"/>
                          </a:xfrm>
                        </wpg:grpSpPr>
                        <wps:wsp>
                          <wps:cNvSpPr/>
                          <wps:spPr>
                            <a:xfrm rot="0">
                              <a:off x="5287580" y="3726025"/>
                              <a:ext cx="116825" cy="107950"/>
                            </a:xfrm>
                            <a:prstGeom prst="rect"/>
                            <a:ln>
                              <a:noFill/>
                            </a:ln>
                          </wps:spPr>
                          <wps:txbx id="1045">
                            <w:txbxContent>
                              <w:p>
                                <w:pPr>
                                  <w:pStyle w:val="style0"/>
                                  <w:spacing w:before="0" w:after="0" w:lineRule="auto" w:line="240"/>
                                  <w:ind w:left="0" w:right="0" w:firstLine="0"/>
                                  <w:jc w:val="left"/>
                                  <w:textDirection w:val="btLr"/>
                                  <w:rPr/>
                                </w:pPr>
                              </w:p>
                            </w:txbxContent>
                          </wps:txbx>
                          <wps:bodyPr lIns="91425" rIns="91425" tIns="91425" bIns="91425" anchor="ctr" wrap="square">
                            <a:prstTxWarp prst="textNoShape"/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287580" y="3726025"/>
                              <a:ext cx="116840" cy="107950"/>
                              <a:chOff x="5287580" y="3726025"/>
                              <a:chExt cx="116840" cy="107950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5287580" y="3726025"/>
                                <a:ext cx="116825" cy="107950"/>
                              </a:xfrm>
                              <a:prstGeom prst="rect"/>
                              <a:ln>
                                <a:noFill/>
                              </a:ln>
                            </wps:spPr>
                            <wps:txbx id="1047">
                              <w:txbxContent>
                                <w:p>
                                  <w:pPr>
                                    <w:pStyle w:val="style0"/>
                                    <w:spacing w:before="0" w:after="0" w:lineRule="auto" w:line="240"/>
                                    <w:ind w:left="0" w:right="0" w:hanging="10"/>
                                    <w:jc w:val="left"/>
                                    <w:textDirection w:val="btLr"/>
                                    <w:rPr/>
                                  </w:pPr>
                                </w:p>
                              </w:txbxContent>
                            </wps:txbx>
                            <wps:bodyPr lIns="91425" rIns="91425" tIns="91425" bIns="91425" anchor="ctr" wrap="square">
                              <a:prstTxWarp prst="textNoShape"/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287580" y="3726025"/>
                                <a:ext cx="116840" cy="107950"/>
                                <a:chOff x="0" y="0"/>
                                <a:chExt cx="116840" cy="107950"/>
                              </a:xfrm>
                            </wpg:grpSpPr>
                            <wps:wsp>
                              <wps:cNvSpPr/>
                              <wps:spPr>
                                <a:xfrm rot="0">
                                  <a:off x="0" y="0"/>
                                  <a:ext cx="116825" cy="107950"/>
                                </a:xfrm>
                                <a:prstGeom prst="rect"/>
                                <a:ln>
                                  <a:noFill/>
                                </a:ln>
                              </wps:spPr>
                              <wps:txbx id="1049">
                                <w:txbxContent>
                                  <w:p>
                                    <w:pPr>
                                      <w:pStyle w:val="style0"/>
                                      <w:spacing w:before="0" w:after="0" w:lineRule="auto" w:line="240"/>
                                      <w:ind w:left="0" w:right="0" w:hanging="10"/>
                                      <w:jc w:val="left"/>
                                      <w:textDirection w:val="btLr"/>
                                      <w:rPr/>
                                    </w:pPr>
                                  </w:p>
                                </w:txbxContent>
                              </wps:txbx>
                              <wps:bodyPr lIns="91425" rIns="91425" tIns="91425" bIns="91425" anchor="ctr" wrap="square">
                                <a:prstTxWarp prst="textNoShape"/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 rot="0">
                                  <a:off x="0" y="0"/>
                                  <a:ext cx="116840" cy="10795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16840" h="107950" stroke="1">
                                      <a:moveTo>
                                        <a:pt x="0" y="107950"/>
                                      </a:moveTo>
                                      <a:lnTo>
                                        <a:pt x="116840" y="107950"/>
                                      </a:lnTo>
                                      <a:lnTo>
                                        <a:pt x="1168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cmpd="sng" cap="flat" w="12700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len="sm" w="sm" type="none"/>
                                  <a:tailEnd len="sm" w="sm" type="none"/>
                                </a:ln>
                              </wps:spPr>
                              <wps:bodyPr>
                                <a:prstTxWarp prst="textNoShape"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043" filled="f" stroked="f" style="position:absolute;margin-left:110.0pt;margin-top:3.0pt;width:9.2pt;height:8.5pt;z-index:4;mso-position-horizontal-relative:text;mso-position-vertical-relative:text;mso-width-relative:page;mso-height-relative:page;mso-wrap-distance-left:0.0pt;mso-wrap-distance-right:0.0pt;visibility:visible;" coordsize="116840,107950" coordorigin="5287580,3726025">
                <v:group id="1044" filled="f" stroked="f" style="position:absolute;left:5287580;top:3726025;width:116840;height:107950;z-index:2;mso-position-horizontal-relative:page;mso-position-vertical-relative:page;mso-width-relative:page;mso-height-relative:page;visibility:visible;" coordsize="116840,107950" coordorigin="5287580,3726025">
                  <v:rect id="1045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<v:stroke on="f"/>
                    <v:fill/>
                    <v:textbox inset="7.2pt,7.2pt,7.2pt,7.2pt">
                      <w:txbxContent>
                        <w:p>
                          <w:pPr>
                            <w:pStyle w:val="style0"/>
                            <w:spacing w:before="0" w:after="0" w:lineRule="auto" w:line="240"/>
                            <w:ind w:left="0" w:right="0" w:firstLine="0"/>
                            <w:jc w:val="left"/>
                            <w:textDirection w:val="btLr"/>
                            <w:rPr/>
                          </w:pPr>
                        </w:p>
                      </w:txbxContent>
                    </v:textbox>
                  </v:rect>
                  <v:group id="1046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 coordorigin="5287580,3726025">
                    <v:rect id="1047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  <v:stroke on="f"/>
                      <v:fill/>
                      <v:textbox inset="7.2pt,7.2pt,7.2pt,7.2pt">
                        <w:txbxContent>
                          <w:p>
                            <w:pPr>
                              <w:pStyle w:val="style0"/>
                              <w:spacing w:before="0" w:after="0" w:lineRule="auto" w:line="240"/>
                              <w:ind w:left="0" w:right="0" w:hanging="10"/>
                              <w:jc w:val="left"/>
                              <w:textDirection w:val="btLr"/>
                              <w:rPr/>
                            </w:pPr>
                          </w:p>
                        </w:txbxContent>
                      </v:textbox>
                    </v:rect>
                    <v:group id="1048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>
                      <v:rect id="1049" filled="f" stroked="f" style="position:absolute;left:0;top:0;width:116825;height:107950;z-index:2;mso-position-horizontal-relative:page;mso-position-vertical-relative:page;mso-width-relative:page;mso-height-relative:page;visibility:visible;v-text-anchor:middle;">
                        <v:stroke on="f"/>
                        <v:fill/>
                        <v:textbox inset="7.2pt,7.2pt,7.2pt,7.2pt">
                          <w:txbxContent>
                            <w:p>
                              <w:pPr>
                                <w:pStyle w:val="style0"/>
                                <w:spacing w:before="0" w:after="0" w:lineRule="auto" w:line="240"/>
                                <w:ind w:left="0" w:right="0" w:hanging="10"/>
                                <w:jc w:val="left"/>
                                <w:textDirection w:val="btLr"/>
                                <w:rPr/>
                              </w:pPr>
                            </w:p>
                          </w:txbxContent>
                        </v:textbox>
                      </v:rect>
                      <v:shape id="1050" coordsize="116840,107950" path="m0,107950l116840,107950l116840,0l0,0xe" fillcolor="black" stroked="t" style="position:absolute;left:0;top:0;width:116840;height:107950;z-index:3;mso-position-horizontal-relative:page;mso-position-vertical-relative:page;mso-width-relative:page;mso-height-relative:page;visibility:visible;">
                        <v:stroke startarrowwidth="narrow" startarrowlength="short" endarrowwidth="narrow" endarrowlength="short" joinstyle="miter" weight="1.0pt"/>
                        <v:fill/>
                        <v:path textboxrect="0,0,116840,107950"/>
                      </v:shape>
                      <v:fill/>
                    </v:group>
                    <v:fill/>
                  </v:group>
                  <v:fill/>
                </v:group>
                <v:fill/>
              </v:group>
            </w:pict>
          </mc:Fallback>
        </mc:AlternateContent>
      </w:r>
      <w:r>
        <w:rPr/>
        <mc:AlternateContent>
          <mc:Choice Requires="wpg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column">
                  <wp:posOffset>4178300</wp:posOffset>
                </wp:positionH>
                <wp:positionV relativeFrom="paragraph">
                  <wp:posOffset>38100</wp:posOffset>
                </wp:positionV>
                <wp:extent cx="116840" cy="107950"/>
                <wp:effectExtent l="0" t="0" r="0" b="0"/>
                <wp:wrapNone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16840" cy="107950"/>
                          <a:chOff x="5287580" y="3726025"/>
                          <a:chExt cx="116840" cy="107950"/>
                        </a:xfrm>
                      </wpg:grpSpPr>
                      <wpg:grpSp>
                        <wpg:cNvGrpSpPr/>
                        <wpg:grpSpPr>
                          <a:xfrm>
                            <a:off x="5287580" y="3726025"/>
                            <a:ext cx="116840" cy="107950"/>
                            <a:chOff x="5287580" y="3726025"/>
                            <a:chExt cx="116840" cy="107950"/>
                          </a:xfrm>
                        </wpg:grpSpPr>
                        <wps:wsp>
                          <wps:cNvSpPr/>
                          <wps:spPr>
                            <a:xfrm rot="0">
                              <a:off x="5287580" y="3726025"/>
                              <a:ext cx="116825" cy="107950"/>
                            </a:xfrm>
                            <a:prstGeom prst="rect"/>
                            <a:ln>
                              <a:noFill/>
                            </a:ln>
                          </wps:spPr>
                          <wps:txbx id="1053">
                            <w:txbxContent>
                              <w:p>
                                <w:pPr>
                                  <w:pStyle w:val="style0"/>
                                  <w:spacing w:before="0" w:after="0" w:lineRule="auto" w:line="240"/>
                                  <w:ind w:left="0" w:right="0" w:firstLine="0"/>
                                  <w:jc w:val="left"/>
                                  <w:textDirection w:val="btLr"/>
                                  <w:rPr/>
                                </w:pPr>
                              </w:p>
                            </w:txbxContent>
                          </wps:txbx>
                          <wps:bodyPr lIns="91425" rIns="91425" tIns="91425" bIns="91425" anchor="ctr" wrap="square">
                            <a:prstTxWarp prst="textNoShape"/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287580" y="3726025"/>
                              <a:ext cx="116840" cy="107950"/>
                              <a:chOff x="5287580" y="3726025"/>
                              <a:chExt cx="116840" cy="107950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5287580" y="3726025"/>
                                <a:ext cx="116825" cy="107950"/>
                              </a:xfrm>
                              <a:prstGeom prst="rect"/>
                              <a:ln>
                                <a:noFill/>
                              </a:ln>
                            </wps:spPr>
                            <wps:txbx id="1055">
                              <w:txbxContent>
                                <w:p>
                                  <w:pPr>
                                    <w:pStyle w:val="style0"/>
                                    <w:spacing w:before="0" w:after="0" w:lineRule="auto" w:line="240"/>
                                    <w:ind w:left="0" w:right="0" w:hanging="10"/>
                                    <w:jc w:val="left"/>
                                    <w:textDirection w:val="btLr"/>
                                    <w:rPr/>
                                  </w:pPr>
                                </w:p>
                              </w:txbxContent>
                            </wps:txbx>
                            <wps:bodyPr lIns="91425" rIns="91425" tIns="91425" bIns="91425" anchor="ctr" wrap="square">
                              <a:prstTxWarp prst="textNoShape"/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287580" y="3726025"/>
                                <a:ext cx="116840" cy="107950"/>
                                <a:chOff x="0" y="0"/>
                                <a:chExt cx="116840" cy="107950"/>
                              </a:xfrm>
                            </wpg:grpSpPr>
                            <wps:wsp>
                              <wps:cNvSpPr/>
                              <wps:spPr>
                                <a:xfrm rot="0">
                                  <a:off x="0" y="0"/>
                                  <a:ext cx="116825" cy="107950"/>
                                </a:xfrm>
                                <a:prstGeom prst="rect"/>
                                <a:ln>
                                  <a:noFill/>
                                </a:ln>
                              </wps:spPr>
                              <wps:txbx id="1057">
                                <w:txbxContent>
                                  <w:p>
                                    <w:pPr>
                                      <w:pStyle w:val="style0"/>
                                      <w:spacing w:before="0" w:after="0" w:lineRule="auto" w:line="240"/>
                                      <w:ind w:left="0" w:right="0" w:hanging="10"/>
                                      <w:jc w:val="left"/>
                                      <w:textDirection w:val="btLr"/>
                                      <w:rPr/>
                                    </w:pPr>
                                  </w:p>
                                </w:txbxContent>
                              </wps:txbx>
                              <wps:bodyPr lIns="91425" rIns="91425" tIns="91425" bIns="91425" anchor="ctr" wrap="square">
                                <a:prstTxWarp prst="textNoShape"/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 rot="0">
                                  <a:off x="0" y="0"/>
                                  <a:ext cx="116840" cy="10795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16840" h="107950" stroke="1">
                                      <a:moveTo>
                                        <a:pt x="0" y="107950"/>
                                      </a:moveTo>
                                      <a:lnTo>
                                        <a:pt x="116840" y="107950"/>
                                      </a:lnTo>
                                      <a:lnTo>
                                        <a:pt x="1168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cmpd="sng" cap="flat" w="12700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len="sm" w="sm" type="none"/>
                                  <a:tailEnd len="sm" w="sm" type="none"/>
                                </a:ln>
                              </wps:spPr>
                              <wps:bodyPr>
                                <a:prstTxWarp prst="textNoShape"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051" filled="f" stroked="f" style="position:absolute;margin-left:329.0pt;margin-top:3.0pt;width:9.2pt;height:8.5pt;z-index:5;mso-position-horizontal-relative:text;mso-position-vertical-relative:text;mso-width-relative:page;mso-height-relative:page;mso-wrap-distance-left:0.0pt;mso-wrap-distance-right:0.0pt;visibility:visible;" coordsize="116840,107950" coordorigin="5287580,3726025">
                <v:group id="1052" filled="f" stroked="f" style="position:absolute;left:5287580;top:3726025;width:116840;height:107950;z-index:2;mso-position-horizontal-relative:page;mso-position-vertical-relative:page;mso-width-relative:page;mso-height-relative:page;visibility:visible;" coordsize="116840,107950" coordorigin="5287580,3726025">
                  <v:rect id="1053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<v:stroke on="f"/>
                    <v:fill/>
                    <v:textbox inset="7.2pt,7.2pt,7.2pt,7.2pt">
                      <w:txbxContent>
                        <w:p>
                          <w:pPr>
                            <w:pStyle w:val="style0"/>
                            <w:spacing w:before="0" w:after="0" w:lineRule="auto" w:line="240"/>
                            <w:ind w:left="0" w:right="0" w:firstLine="0"/>
                            <w:jc w:val="left"/>
                            <w:textDirection w:val="btLr"/>
                            <w:rPr/>
                          </w:pPr>
                        </w:p>
                      </w:txbxContent>
                    </v:textbox>
                  </v:rect>
                  <v:group id="1054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 coordorigin="5287580,3726025">
                    <v:rect id="1055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  <v:stroke on="f"/>
                      <v:fill/>
                      <v:textbox inset="7.2pt,7.2pt,7.2pt,7.2pt">
                        <w:txbxContent>
                          <w:p>
                            <w:pPr>
                              <w:pStyle w:val="style0"/>
                              <w:spacing w:before="0" w:after="0" w:lineRule="auto" w:line="240"/>
                              <w:ind w:left="0" w:right="0" w:hanging="10"/>
                              <w:jc w:val="left"/>
                              <w:textDirection w:val="btLr"/>
                              <w:rPr/>
                            </w:pPr>
                          </w:p>
                        </w:txbxContent>
                      </v:textbox>
                    </v:rect>
                    <v:group id="1056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>
                      <v:rect id="1057" filled="f" stroked="f" style="position:absolute;left:0;top:0;width:116825;height:107950;z-index:2;mso-position-horizontal-relative:page;mso-position-vertical-relative:page;mso-width-relative:page;mso-height-relative:page;visibility:visible;v-text-anchor:middle;">
                        <v:stroke on="f"/>
                        <v:fill/>
                        <v:textbox inset="7.2pt,7.2pt,7.2pt,7.2pt">
                          <w:txbxContent>
                            <w:p>
                              <w:pPr>
                                <w:pStyle w:val="style0"/>
                                <w:spacing w:before="0" w:after="0" w:lineRule="auto" w:line="240"/>
                                <w:ind w:left="0" w:right="0" w:hanging="10"/>
                                <w:jc w:val="left"/>
                                <w:textDirection w:val="btLr"/>
                                <w:rPr/>
                              </w:pPr>
                            </w:p>
                          </w:txbxContent>
                        </v:textbox>
                      </v:rect>
                      <v:shape id="1058" coordsize="116840,107950" path="m0,107950l116840,107950l116840,0l0,0xe" fillcolor="white" stroked="t" style="position:absolute;left:0;top:0;width:116840;height:107950;z-index:3;mso-position-horizontal-relative:page;mso-position-vertical-relative:page;mso-width-relative:page;mso-height-relative:page;visibility:visible;">
                        <v:stroke startarrowwidth="narrow" startarrowlength="short" endarrowwidth="narrow" endarrowlength="short" joinstyle="miter" weight="1.0pt"/>
                        <v:fill/>
                        <v:path textboxrect="0,0,116840,107950"/>
                      </v:shape>
                      <v:fill/>
                    </v:group>
                    <v:fill/>
                  </v:group>
                  <v:fill/>
                </v:group>
                <v:fill/>
              </v:group>
            </w:pict>
          </mc:Fallback>
        </mc:AlternateContent>
      </w:r>
    </w:p>
    <w:p>
      <w:pPr>
        <w:pStyle w:val="style0"/>
        <w:ind w:left="-5" w:firstLine="0"/>
        <w:rPr/>
      </w:pPr>
      <w:r>
        <w:t xml:space="preserve">Venue: </w:t>
      </w:r>
      <w:r>
        <w:rPr>
          <w:u w:val="single"/>
        </w:rPr>
        <w:t>Malolos Sports and Convention Center</w:t>
      </w:r>
      <w:r>
        <w:t xml:space="preserve">__ Online Platform: ______________________________    </w:t>
      </w:r>
    </w:p>
    <w:p>
      <w:pPr>
        <w:pStyle w:val="style0"/>
        <w:ind w:left="-5" w:firstLine="0"/>
        <w:rPr/>
      </w:pPr>
      <w:r>
        <w:t xml:space="preserve">Inclusive Dates: </w:t>
      </w:r>
      <w:r>
        <w:rPr>
          <w:u w:val="single"/>
        </w:rPr>
        <w:t>November 17, 2022 – November 18, 2022</w:t>
      </w:r>
      <w:r>
        <w:t xml:space="preserve">_____________________________________ </w:t>
      </w:r>
    </w:p>
    <w:p>
      <w:pPr>
        <w:pStyle w:val="style0"/>
        <w:spacing w:after="0"/>
        <w:ind w:left="0" w:firstLine="0"/>
        <w:rPr/>
      </w:pPr>
      <w:r>
        <w:t xml:space="preserve"> </w:t>
      </w:r>
      <w:r>
        <w:rPr/>
        <mc:AlternateContent>
          <mc:Choice Requires="wpg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column">
                  <wp:posOffset>-63499</wp:posOffset>
                </wp:positionH>
                <wp:positionV relativeFrom="paragraph">
                  <wp:posOffset>165100</wp:posOffset>
                </wp:positionV>
                <wp:extent cx="190500" cy="190500"/>
                <wp:effectExtent l="0" t="0" r="0" b="0"/>
                <wp:wrapNone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90500" cy="190500"/>
                          <a:chOff x="5250750" y="3684750"/>
                          <a:chExt cx="190500" cy="190500"/>
                        </a:xfrm>
                      </wpg:grpSpPr>
                      <wpg:grpSp>
                        <wpg:cNvGrpSpPr/>
                        <wpg:grpSpPr>
                          <a:xfrm>
                            <a:off x="5250750" y="3684750"/>
                            <a:ext cx="190500" cy="190500"/>
                            <a:chOff x="5287580" y="3726025"/>
                            <a:chExt cx="116840" cy="107950"/>
                          </a:xfrm>
                        </wpg:grpSpPr>
                        <wps:wsp>
                          <wps:cNvSpPr/>
                          <wps:spPr>
                            <a:xfrm rot="0">
                              <a:off x="5287580" y="3726025"/>
                              <a:ext cx="116825" cy="107950"/>
                            </a:xfrm>
                            <a:prstGeom prst="rect"/>
                            <a:ln>
                              <a:noFill/>
                            </a:ln>
                          </wps:spPr>
                          <wps:txbx id="1061">
                            <w:txbxContent>
                              <w:p>
                                <w:pPr>
                                  <w:pStyle w:val="style0"/>
                                  <w:spacing w:before="0" w:after="0" w:lineRule="auto" w:line="240"/>
                                  <w:ind w:left="0" w:right="0" w:firstLine="0"/>
                                  <w:jc w:val="left"/>
                                  <w:textDirection w:val="btLr"/>
                                  <w:rPr/>
                                </w:pPr>
                              </w:p>
                            </w:txbxContent>
                          </wps:txbx>
                          <wps:bodyPr lIns="91425" rIns="91425" tIns="91425" bIns="91425" anchor="ctr" wrap="square">
                            <a:prstTxWarp prst="textNoShape"/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287580" y="3726025"/>
                              <a:ext cx="116840" cy="107950"/>
                              <a:chOff x="5287580" y="3726025"/>
                              <a:chExt cx="116840" cy="107950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5287580" y="3726025"/>
                                <a:ext cx="116825" cy="107950"/>
                              </a:xfrm>
                              <a:prstGeom prst="rect"/>
                              <a:ln>
                                <a:noFill/>
                              </a:ln>
                            </wps:spPr>
                            <wps:txbx id="1063">
                              <w:txbxContent>
                                <w:p>
                                  <w:pPr>
                                    <w:pStyle w:val="style0"/>
                                    <w:spacing w:before="0" w:after="0" w:lineRule="auto" w:line="240"/>
                                    <w:ind w:left="0" w:right="0" w:hanging="10"/>
                                    <w:jc w:val="left"/>
                                    <w:textDirection w:val="btLr"/>
                                    <w:rPr/>
                                  </w:pPr>
                                </w:p>
                              </w:txbxContent>
                            </wps:txbx>
                            <wps:bodyPr lIns="91425" rIns="91425" tIns="91425" bIns="91425" anchor="ctr" wrap="square">
                              <a:prstTxWarp prst="textNoShape"/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287580" y="3726025"/>
                                <a:ext cx="116840" cy="107950"/>
                                <a:chOff x="0" y="0"/>
                                <a:chExt cx="116840" cy="107950"/>
                              </a:xfrm>
                            </wpg:grpSpPr>
                            <wps:wsp>
                              <wps:cNvSpPr/>
                              <wps:spPr>
                                <a:xfrm rot="0">
                                  <a:off x="0" y="0"/>
                                  <a:ext cx="116825" cy="107950"/>
                                </a:xfrm>
                                <a:prstGeom prst="rect"/>
                                <a:ln>
                                  <a:noFill/>
                                </a:ln>
                              </wps:spPr>
                              <wps:txbx id="1065">
                                <w:txbxContent>
                                  <w:p>
                                    <w:pPr>
                                      <w:pStyle w:val="style0"/>
                                      <w:spacing w:before="0" w:after="0" w:lineRule="auto" w:line="240"/>
                                      <w:ind w:left="0" w:right="0" w:hanging="10"/>
                                      <w:jc w:val="left"/>
                                      <w:textDirection w:val="btLr"/>
                                      <w:rPr/>
                                    </w:pPr>
                                  </w:p>
                                </w:txbxContent>
                              </wps:txbx>
                              <wps:bodyPr lIns="91425" rIns="91425" tIns="91425" bIns="91425" anchor="ctr" wrap="square">
                                <a:prstTxWarp prst="textNoShape"/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 rot="0">
                                  <a:off x="0" y="0"/>
                                  <a:ext cx="116840" cy="10795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16840" h="107950" stroke="1">
                                      <a:moveTo>
                                        <a:pt x="0" y="107950"/>
                                      </a:moveTo>
                                      <a:lnTo>
                                        <a:pt x="116840" y="107950"/>
                                      </a:lnTo>
                                      <a:lnTo>
                                        <a:pt x="1168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cmpd="sng" cap="flat" w="12700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len="sm" w="sm" type="none"/>
                                  <a:tailEnd len="sm" w="sm" type="none"/>
                                </a:ln>
                              </wps:spPr>
                              <wps:bodyPr>
                                <a:prstTxWarp prst="textNoShape"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1059" filled="f" stroked="f" style="position:absolute;margin-left:-5.0pt;margin-top:13.0pt;width:15.0pt;height:15.0pt;z-index:6;mso-position-horizontal-relative:text;mso-position-vertical-relative:text;mso-width-relative:page;mso-height-relative:page;mso-wrap-distance-left:0.0pt;mso-wrap-distance-right:0.0pt;visibility:visible;" coordsize="190500,190500" coordorigin="5250750,3684750">
                <v:group id="1060" filled="f" stroked="f" style="position:absolute;left:5250750;top:3684750;width:190500;height:190500;z-index:2;mso-position-horizontal-relative:page;mso-position-vertical-relative:page;mso-width-relative:page;mso-height-relative:page;visibility:visible;" coordsize="116840,107950" coordorigin="5287580,3726025">
                  <v:rect id="1061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<v:stroke on="f"/>
                    <v:fill/>
                    <v:textbox inset="7.2pt,7.2pt,7.2pt,7.2pt">
                      <w:txbxContent>
                        <w:p>
                          <w:pPr>
                            <w:pStyle w:val="style0"/>
                            <w:spacing w:before="0" w:after="0" w:lineRule="auto" w:line="240"/>
                            <w:ind w:left="0" w:right="0" w:firstLine="0"/>
                            <w:jc w:val="left"/>
                            <w:textDirection w:val="btLr"/>
                            <w:rPr/>
                          </w:pPr>
                        </w:p>
                      </w:txbxContent>
                    </v:textbox>
                  </v:rect>
                  <v:group id="1062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 coordorigin="5287580,3726025">
                    <v:rect id="1063" filled="f" stroked="f" style="position:absolute;left:5287580;top:3726025;width:116825;height:107950;z-index:2;mso-position-horizontal-relative:page;mso-position-vertical-relative:page;mso-width-relative:page;mso-height-relative:page;visibility:visible;v-text-anchor:middle;">
                      <v:stroke on="f"/>
                      <v:fill/>
                      <v:textbox inset="7.2pt,7.2pt,7.2pt,7.2pt">
                        <w:txbxContent>
                          <w:p>
                            <w:pPr>
                              <w:pStyle w:val="style0"/>
                              <w:spacing w:before="0" w:after="0" w:lineRule="auto" w:line="240"/>
                              <w:ind w:left="0" w:right="0" w:hanging="10"/>
                              <w:jc w:val="left"/>
                              <w:textDirection w:val="btLr"/>
                              <w:rPr/>
                            </w:pPr>
                          </w:p>
                        </w:txbxContent>
                      </v:textbox>
                    </v:rect>
                    <v:group id="1064" filled="f" stroked="f" style="position:absolute;left:5287580;top:3726025;width:116840;height:107950;z-index:3;mso-position-horizontal-relative:page;mso-position-vertical-relative:page;mso-width-relative:page;mso-height-relative:page;visibility:visible;" coordsize="116840,107950">
                      <v:rect id="1065" filled="f" stroked="f" style="position:absolute;left:0;top:0;width:116825;height:107950;z-index:2;mso-position-horizontal-relative:page;mso-position-vertical-relative:page;mso-width-relative:page;mso-height-relative:page;visibility:visible;v-text-anchor:middle;">
                        <v:stroke on="f"/>
                        <v:fill/>
                        <v:textbox inset="7.2pt,7.2pt,7.2pt,7.2pt">
                          <w:txbxContent>
                            <w:p>
                              <w:pPr>
                                <w:pStyle w:val="style0"/>
                                <w:spacing w:before="0" w:after="0" w:lineRule="auto" w:line="240"/>
                                <w:ind w:left="0" w:right="0" w:hanging="10"/>
                                <w:jc w:val="left"/>
                                <w:textDirection w:val="btLr"/>
                                <w:rPr/>
                              </w:pPr>
                            </w:p>
                          </w:txbxContent>
                        </v:textbox>
                      </v:rect>
                      <v:shape id="1066" coordsize="116840,107950" path="m0,107950l116840,107950l116840,0l0,0xe" fillcolor="black" stroked="t" style="position:absolute;left:0;top:0;width:116840;height:107950;z-index:3;mso-position-horizontal-relative:page;mso-position-vertical-relative:page;mso-width-relative:page;mso-height-relative:page;visibility:visible;">
                        <v:stroke startarrowwidth="narrow" startarrowlength="short" endarrowwidth="narrow" endarrowlength="short" joinstyle="miter" weight="1.0pt"/>
                        <v:fill/>
                        <v:path textboxrect="0,0,116840,107950"/>
                      </v:shape>
                      <v:fill/>
                    </v:group>
                    <v:fill/>
                  </v:group>
                  <v:fill/>
                </v:group>
                <v:fill/>
              </v:group>
            </w:pict>
          </mc:Fallback>
        </mc:AlternateContent>
      </w:r>
    </w:p>
    <w:p>
      <w:pPr>
        <w:pStyle w:val="style0"/>
        <w:spacing w:after="26"/>
        <w:ind w:left="-5" w:firstLine="0"/>
        <w:rPr/>
      </w:pPr>
      <w:r>
        <w:rPr>
          <w:rFonts w:ascii="Calibri" w:cs="Calibri" w:eastAsia="Calibri" w:hAnsi="Calibri"/>
        </w:rPr>
        <w:t xml:space="preserve">      </w:t>
      </w:r>
      <w:r>
        <w:t xml:space="preserve">I allow my son/daughter to attend the online activity. </w:t>
      </w:r>
    </w:p>
    <w:p>
      <w:pPr>
        <w:pStyle w:val="style0"/>
        <w:spacing w:after="22"/>
        <w:ind w:left="-5" w:firstLine="0"/>
        <w:rPr/>
      </w:pPr>
      <w:r>
        <w:t xml:space="preserve"> </w:t>
      </w:r>
      <w:r>
        <w:tab/>
      </w:r>
      <w:r>
        <w:t xml:space="preserve">I trust that the organizers of this activity will take due diligence to ensure the safety of my son/daughter as a participant. </w:t>
      </w:r>
    </w:p>
    <w:p>
      <w:pPr>
        <w:pStyle w:val="style0"/>
        <w:spacing w:after="19"/>
        <w:ind w:left="0" w:firstLine="0"/>
        <w:rPr/>
      </w:pPr>
      <w:r>
        <w:t xml:space="preserve"> </w:t>
      </w:r>
    </w:p>
    <w:p>
      <w:pPr>
        <w:pStyle w:val="style0"/>
        <w:spacing w:after="26"/>
        <w:ind w:left="-5" w:firstLine="0"/>
        <w:rPr/>
      </w:pPr>
      <w:r>
        <w:t xml:space="preserve"> </w:t>
      </w:r>
      <w:r>
        <w:rPr>
          <w:rFonts w:ascii="Calibri" w:cs="Calibri" w:eastAsia="Calibri" w:hAnsi="Calibri"/>
        </w:rPr>
      </w:r>
      <w:r>
        <w:rPr>
          <w:rFonts w:ascii="Calibri" w:cs="Calibri" w:eastAsia="Calibri" w:hAnsi="Calibri"/>
        </w:rPr>
      </w:r>
      <w:r>
        <w:rPr>
          <w:rFonts w:ascii="Calibri" w:cs="Calibri" w:eastAsia="Calibri" w:hAnsi="Calibri"/>
        </w:rPr>
      </w:r>
      <w:r>
        <w:rPr>
          <w:rFonts w:ascii="Calibri" w:cs="Calibri" w:eastAsia="Calibri" w:hAnsi="Calibri"/>
        </w:rPr>
        <mc:AlternateContent>
          <mc:Choice Requires="wpg">
            <w:drawing>
              <wp:inline distL="0" distT="0" distB="0" distR="0">
                <wp:extent cx="116840" cy="116840"/>
                <wp:effectExtent l="0" t="0" r="0" b="0"/>
                <wp:docPr id="10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16840" cy="116840"/>
                          <a:chOff x="5287580" y="3721580"/>
                          <a:chExt cx="116840" cy="116840"/>
                        </a:xfrm>
                      </wpg:grpSpPr>
                      <wpg:grpSp>
                        <wpg:cNvGrpSpPr/>
                        <wpg:grpSpPr>
                          <a:xfrm>
                            <a:off x="5287580" y="3721580"/>
                            <a:ext cx="116840" cy="116840"/>
                            <a:chOff x="5287580" y="3721580"/>
                            <a:chExt cx="116840" cy="116840"/>
                          </a:xfrm>
                        </wpg:grpSpPr>
                        <wps:wsp>
                          <wps:cNvSpPr/>
                          <wps:spPr>
                            <a:xfrm rot="0">
                              <a:off x="5287580" y="3721580"/>
                              <a:ext cx="116825" cy="116825"/>
                            </a:xfrm>
                            <a:prstGeom prst="rect"/>
                            <a:ln>
                              <a:noFill/>
                            </a:ln>
                          </wps:spPr>
                          <wps:txbx id="1069">
                            <w:txbxContent>
                              <w:p>
                                <w:pPr>
                                  <w:pStyle w:val="style0"/>
                                  <w:spacing w:before="0" w:after="0" w:lineRule="auto" w:line="240"/>
                                  <w:ind w:left="0" w:right="0" w:firstLine="0"/>
                                  <w:jc w:val="left"/>
                                  <w:textDirection w:val="btLr"/>
                                  <w:rPr/>
                                </w:pPr>
                              </w:p>
                            </w:txbxContent>
                          </wps:txbx>
                          <wps:bodyPr lIns="91425" rIns="91425" tIns="91425" bIns="91425" anchor="ctr" wrap="square">
                            <a:prstTxWarp prst="textNoShape"/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287580" y="3721580"/>
                              <a:ext cx="116840" cy="116840"/>
                              <a:chOff x="5287580" y="3721580"/>
                              <a:chExt cx="116840" cy="116840"/>
                            </a:xfrm>
                          </wpg:grpSpPr>
                          <wps:wsp>
                            <wps:cNvSpPr/>
                            <wps:spPr>
                              <a:xfrm rot="0">
                                <a:off x="5287580" y="3721580"/>
                                <a:ext cx="116825" cy="116825"/>
                              </a:xfrm>
                              <a:prstGeom prst="rect"/>
                              <a:ln>
                                <a:noFill/>
                              </a:ln>
                            </wps:spPr>
                            <wps:txbx id="1071">
                              <w:txbxContent>
                                <w:p>
                                  <w:pPr>
                                    <w:pStyle w:val="style0"/>
                                    <w:spacing w:before="0" w:after="0" w:lineRule="auto" w:line="240"/>
                                    <w:ind w:left="0" w:right="0" w:hanging="10"/>
                                    <w:jc w:val="left"/>
                                    <w:textDirection w:val="btLr"/>
                                    <w:rPr/>
                                  </w:pPr>
                                </w:p>
                              </w:txbxContent>
                            </wps:txbx>
                            <wps:bodyPr lIns="91425" rIns="91425" tIns="91425" bIns="91425" anchor="ctr" wrap="square">
                              <a:prstTxWarp prst="textNoShape"/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287580" y="3721580"/>
                                <a:ext cx="116840" cy="116840"/>
                                <a:chOff x="0" y="0"/>
                                <a:chExt cx="116840" cy="116840"/>
                              </a:xfrm>
                            </wpg:grpSpPr>
                            <wps:wsp>
                              <wps:cNvSpPr/>
                              <wps:spPr>
                                <a:xfrm rot="0">
                                  <a:off x="0" y="0"/>
                                  <a:ext cx="116825" cy="116825"/>
                                </a:xfrm>
                                <a:prstGeom prst="rect"/>
                                <a:ln>
                                  <a:noFill/>
                                </a:ln>
                              </wps:spPr>
                              <wps:txbx id="1073">
                                <w:txbxContent>
                                  <w:p>
                                    <w:pPr>
                                      <w:pStyle w:val="style0"/>
                                      <w:spacing w:before="0" w:after="0" w:lineRule="auto" w:line="240"/>
                                      <w:ind w:left="0" w:right="0" w:hanging="10"/>
                                      <w:jc w:val="left"/>
                                      <w:textDirection w:val="btLr"/>
                                      <w:rPr/>
                                    </w:pPr>
                                  </w:p>
                                </w:txbxContent>
                              </wps:txbx>
                              <wps:bodyPr lIns="91425" rIns="91425" tIns="91425" bIns="91425" anchor="ctr" wrap="square">
                                <a:prstTxWarp prst="textNoShape"/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 rot="0">
                                  <a:off x="0" y="0"/>
                                  <a:ext cx="116840" cy="11684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116840" h="116840" stroke="1">
                                      <a:moveTo>
                                        <a:pt x="0" y="116840"/>
                                      </a:moveTo>
                                      <a:lnTo>
                                        <a:pt x="116840" y="116840"/>
                                      </a:lnTo>
                                      <a:lnTo>
                                        <a:pt x="1168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cmpd="sng" cap="flat" w="12700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len="sm" w="sm" type="none"/>
                                  <a:tailEnd len="sm" w="sm" type="none"/>
                                </a:ln>
                              </wps:spPr>
                              <wps:bodyPr>
                                <a:prstTxWarp prst="textNoShape"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1067" filled="f" stroked="f" style="margin-left:0.0pt;margin-top:0.0pt;width:9.2pt;height:9.2pt;mso-wrap-distance-left:0.0pt;mso-wrap-distance-right:0.0pt;visibility:visible;" coordsize="116840,116840" coordorigin="5287580,3721580">
                <v:group id="1068" filled="f" stroked="f" style="position:absolute;left:5287580;top:3721580;width:116840;height:116840;z-index:2;mso-position-horizontal-relative:page;mso-position-vertical-relative:page;mso-width-relative:page;mso-height-relative:page;visibility:visible;" coordsize="116840,116840" coordorigin="5287580,3721580">
                  <v:rect id="1069" filled="f" stroked="f" style="position:absolute;left:5287580;top:3721580;width:116825;height:116825;z-index:2;mso-position-horizontal-relative:page;mso-position-vertical-relative:page;mso-width-relative:page;mso-height-relative:page;visibility:visible;v-text-anchor:middle;">
                    <v:stroke on="f"/>
                    <v:fill/>
                    <v:textbox inset="7.2pt,7.2pt,7.2pt,7.2pt">
                      <w:txbxContent>
                        <w:p>
                          <w:pPr>
                            <w:pStyle w:val="style0"/>
                            <w:spacing w:before="0" w:after="0" w:lineRule="auto" w:line="240"/>
                            <w:ind w:left="0" w:right="0" w:firstLine="0"/>
                            <w:jc w:val="left"/>
                            <w:textDirection w:val="btLr"/>
                            <w:rPr/>
                          </w:pPr>
                        </w:p>
                      </w:txbxContent>
                    </v:textbox>
                  </v:rect>
                  <v:group id="1070" filled="f" stroked="f" style="position:absolute;left:5287580;top:3721580;width:116840;height:116840;z-index:3;mso-position-horizontal-relative:page;mso-position-vertical-relative:page;mso-width-relative:page;mso-height-relative:page;visibility:visible;" coordsize="116840,116840" coordorigin="5287580,3721580">
                    <v:rect id="1071" filled="f" stroked="f" style="position:absolute;left:5287580;top:3721580;width:116825;height:116825;z-index:2;mso-position-horizontal-relative:page;mso-position-vertical-relative:page;mso-width-relative:page;mso-height-relative:page;visibility:visible;v-text-anchor:middle;">
                      <v:stroke on="f"/>
                      <v:fill/>
                      <v:textbox inset="7.2pt,7.2pt,7.2pt,7.2pt">
                        <w:txbxContent>
                          <w:p>
                            <w:pPr>
                              <w:pStyle w:val="style0"/>
                              <w:spacing w:before="0" w:after="0" w:lineRule="auto" w:line="240"/>
                              <w:ind w:left="0" w:right="0" w:hanging="10"/>
                              <w:jc w:val="left"/>
                              <w:textDirection w:val="btLr"/>
                              <w:rPr/>
                            </w:pPr>
                          </w:p>
                        </w:txbxContent>
                      </v:textbox>
                    </v:rect>
                    <v:group id="1072" filled="f" stroked="f" style="position:absolute;left:5287580;top:3721580;width:116840;height:116840;z-index:3;mso-position-horizontal-relative:page;mso-position-vertical-relative:page;mso-width-relative:page;mso-height-relative:page;visibility:visible;" coordsize="116840,116840">
                      <v:rect id="1073" filled="f" stroked="f" style="position:absolute;left:0;top:0;width:116825;height:116825;z-index:2;mso-position-horizontal-relative:page;mso-position-vertical-relative:page;mso-width-relative:page;mso-height-relative:page;visibility:visible;v-text-anchor:middle;">
                        <v:stroke on="f"/>
                        <v:fill/>
                        <v:textbox inset="7.2pt,7.2pt,7.2pt,7.2pt">
                          <w:txbxContent>
                            <w:p>
                              <w:pPr>
                                <w:pStyle w:val="style0"/>
                                <w:spacing w:before="0" w:after="0" w:lineRule="auto" w:line="240"/>
                                <w:ind w:left="0" w:right="0" w:hanging="10"/>
                                <w:jc w:val="left"/>
                                <w:textDirection w:val="btLr"/>
                                <w:rPr/>
                              </w:pPr>
                            </w:p>
                          </w:txbxContent>
                        </v:textbox>
                      </v:rect>
                      <v:shape id="1074" coordsize="116840,116840" path="m0,116840l116840,116840l116840,0l0,0xe" filled="f" stroked="t" style="position:absolute;left:0;top:0;width:116840;height:116840;z-index:3;mso-position-horizontal-relative:page;mso-position-vertical-relative:page;mso-width-relative:page;mso-height-relative:page;visibility:visible;">
                        <v:stroke startarrowwidth="narrow" startarrowlength="short" endarrowwidth="narrow" endarrowlength="short" joinstyle="miter" weight="1.0pt"/>
                        <v:fill/>
                        <v:path textboxrect="0,0,116840,116840"/>
                      </v:shape>
                      <v:fill/>
                    </v:group>
                    <v:fill/>
                  </v:group>
                  <v:fill/>
                </v:group>
                <w10:anchorlock/>
                <v:fill rotate="true"/>
              </v:group>
            </w:pict>
          </mc:Fallback>
        </mc:AlternateContent>
      </w:r>
      <w:r>
        <w:rPr>
          <w:rFonts w:ascii="Calibri" w:cs="Calibri" w:eastAsia="Calibri" w:hAnsi="Calibri"/>
        </w:rPr>
      </w:r>
      <w:r>
        <w:rPr>
          <w:rFonts w:ascii="Calibri" w:cs="Calibri" w:eastAsia="Calibri" w:hAnsi="Calibri"/>
        </w:rPr>
      </w:r>
      <w:r>
        <w:t xml:space="preserve"> I do not allow my son/daughter to attend the activity. </w:t>
      </w:r>
    </w:p>
    <w:p>
      <w:pPr>
        <w:pStyle w:val="style0"/>
        <w:spacing w:after="114"/>
        <w:ind w:left="0" w:firstLine="0"/>
        <w:rPr/>
      </w:pPr>
      <w:r>
        <w:t xml:space="preserve"> </w:t>
      </w:r>
      <w:r>
        <w:tab/>
      </w:r>
      <w:r>
        <w:t xml:space="preserve"> </w:t>
      </w:r>
    </w:p>
    <w:p>
      <w:pPr>
        <w:pStyle w:val="style0"/>
        <w:ind w:left="-5" w:firstLine="0"/>
        <w:rPr>
          <w:b/>
        </w:rPr>
      </w:pPr>
      <w:r>
        <w:t xml:space="preserve">Name of Student: </w:t>
      </w:r>
      <w:ins w:id="0" w:author="Shella Mae Caballero" w:date="2022-09-27T00:33:00Z">
        <w:r w:rsidR="526D6CE1">
          <w:rPr/>
          <w:t xml:space="preserve"> </w:t>
        </w:r>
      </w:ins>
      <w:r>
        <w:rPr>
          <w:lang w:val="en-US"/>
        </w:rPr>
        <w:t>Nicole Marie B. Abadillos</w:t>
      </w:r>
    </w:p>
    <w:p>
      <w:pPr>
        <w:pStyle w:val="style0"/>
        <w:ind w:left="-5" w:firstLine="0"/>
        <w:rPr/>
      </w:pPr>
      <w:r>
        <w:t>Name of Parent/Guardian:</w:t>
      </w:r>
      <w:ins w:id="1" w:author="Shella Mae Caballero" w:date="2022-09-27T00:33:00Z">
        <w:r w:rsidR="1C980C31">
          <w:rPr/>
          <w:t xml:space="preserve"> </w:t>
        </w:r>
      </w:ins>
      <w:r>
        <w:rPr>
          <w:lang w:val="en-US"/>
        </w:rPr>
        <w:t>Romeo II Venus Abadillos</w:t>
      </w:r>
    </w:p>
    <w:p>
      <w:pPr>
        <w:pStyle w:val="style0"/>
        <w:ind w:left="-5" w:firstLine="0"/>
        <w:rPr/>
      </w:pPr>
      <w:r>
        <w:t xml:space="preserve">Phone/Cell phone number: </w:t>
      </w:r>
      <w:ins w:id="2" w:author="Shella Mae Caballero" w:date="2022-09-27T00:33:00Z">
        <w:r w:rsidR="D73AF5EF">
          <w:rPr/>
          <w:t xml:space="preserve"> </w:t>
        </w:r>
      </w:ins>
      <w:r>
        <w:rPr>
          <w:lang w:val="en-US"/>
        </w:rPr>
        <w:t>09384147834</w:t>
      </w:r>
    </w:p>
    <w:p>
      <w:pPr>
        <w:pStyle w:val="style0"/>
        <w:ind w:left="-5" w:firstLine="0"/>
        <w:rPr>
          <w:b/>
        </w:rPr>
      </w:pPr>
      <w:r>
        <w:t>Address:</w:t>
      </w:r>
      <w:ins w:id="3" w:author="Shella Mae Caballero" w:date="2022-09-27T00:33:00Z">
        <w:r w:rsidR="18DD0E14">
          <w:rPr/>
          <w:t xml:space="preserve"> </w:t>
        </w:r>
      </w:ins>
      <w:r>
        <w:rPr>
          <w:lang w:val="en-US"/>
        </w:rPr>
        <w:t>Blk. 92 Lot 5 Area D Purok 1 Sta. Cruz CSJDM Bulacan</w:t>
      </w:r>
    </w:p>
    <w:p>
      <w:pPr>
        <w:pStyle w:val="style0"/>
        <w:spacing w:after="203"/>
        <w:ind w:left="715" w:firstLine="0"/>
        <w:rPr>
          <w:highlight w:val="black"/>
          <w:rPrChange w:id="4" w:author="Shella Mae Caballero" w:date="2022-09-27T00:41:00Z">
            <w:rPr/>
          </w:rPrChange>
        </w:rPr>
        <w:pPrChange w:id="5" w:author="Shella Mae Caballero" w:date="2022-09-27T00:41:00Z">
          <w:pPr>
            <w:pStyle w:val="style0"/>
            <w:spacing w:after="203"/>
            <w:ind w:left="-5" w:firstLine="0"/>
          </w:pPr>
        </w:pPrChange>
      </w:pPr>
      <w:r>
        <w:t xml:space="preserve">Signature:  </w:t>
      </w:r>
      <w:r>
        <w:rPr>
          <w:rFonts w:ascii="Times New Roman" w:cs="Times New Roman" w:eastAsia="Times New Roman" w:hAnsi="Times New Roman"/>
          <w:b/>
          <w:sz w:val="20"/>
          <w:szCs w:val="20"/>
        </w:rPr>
        <w:t xml:space="preserve"> </w:t>
      </w:r>
      <w:r>
        <w:rPr/>
        <w:drawing>
          <wp:inline distL="0" distT="0" distB="0" distR="0">
            <wp:extent cx="3021665" cy="646255"/>
            <wp:effectExtent l="0" t="0" r="0" b="0"/>
            <wp:docPr id="107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21665" cy="646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03"/>
        <w:ind w:left="-5" w:firstLine="0"/>
        <w:rPr>
          <w:rFonts w:ascii="Times New Roman" w:cs="Times New Roman" w:eastAsia="Times New Roman" w:hAnsi="Times New Roman"/>
          <w:sz w:val="20"/>
          <w:szCs w:val="24"/>
          <w:shd w:val="clear" w:color="auto" w:fill="auto"/>
          <w:rPrChange w:id="6" w:author="Shella Mae Caballero" w:date="2022-09-27T00:31:00Z">
            <w:rPr>
              <w:rFonts w:ascii="Times New Roman" w:cs="Times New Roman" w:eastAsia="Times New Roman" w:hAnsi="Times New Roman"/>
              <w:sz w:val="24"/>
              <w:szCs w:val="24"/>
            </w:rPr>
          </w:rPrChange>
        </w:rPr>
        <w:pPrChange w:id="7" w:author="Shella Mae Caballero" w:date="2022-09-27T00:31:00Z">
          <w:pPr>
            <w:pStyle w:val="style0"/>
            <w:spacing w:after="2"/>
            <w:ind w:left="0" w:firstLine="0"/>
          </w:pPr>
        </w:pPrChange>
      </w:pPr>
      <w:del w:id="8" w:author="Shella Mae Caballero" w:date="2022-09-27T00:31:00Z">
        <w:r w:rsidDel="6F354D93">
          <w:rPr>
            <w:rFonts w:ascii="Times New Roman" w:cs="Times New Roman" w:eastAsia="Times New Roman" w:hAnsi="Times New Roman"/>
            <w:sz w:val="24"/>
            <w:szCs w:val="24"/>
          </w:rPr>
          <w:delText xml:space="preserve"> </w:delText>
        </w:r>
      </w:del>
    </w:p>
    <w:p>
      <w:pPr>
        <w:pStyle w:val="style0"/>
        <w:spacing w:after="2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</w:p>
    <w:p>
      <w:pPr>
        <w:pStyle w:val="style0"/>
        <w:spacing w:after="0" w:lineRule="auto" w:line="223"/>
        <w:ind w:left="0" w:right="1599" w:firstLine="0"/>
        <w:jc w:val="center"/>
        <w:rPr>
          <w:rFonts w:ascii="Times New Roman" w:cs="Times New Roman" w:eastAsia="Times New Roman" w:hAnsi="Times New Roman"/>
          <w:i/>
          <w:sz w:val="20"/>
          <w:szCs w:val="20"/>
        </w:rPr>
      </w:pPr>
      <w:r>
        <w:rPr>
          <w:rFonts w:ascii="Times New Roman" w:cs="Times New Roman" w:eastAsia="Times New Roman" w:hAnsi="Times New Roman"/>
          <w:b/>
          <w:sz w:val="20"/>
          <w:szCs w:val="20"/>
        </w:rPr>
        <w:t xml:space="preserve"> </w:t>
      </w:r>
      <w:r>
        <w:rPr>
          <w:rFonts w:ascii="Times New Roman" w:cs="Times New Roman" w:eastAsia="Times New Roman" w:hAnsi="Times New Roman"/>
          <w:b/>
          <w:sz w:val="20"/>
          <w:szCs w:val="20"/>
        </w:rPr>
        <w:tab/>
      </w:r>
      <w:r>
        <w:rPr>
          <w:rFonts w:ascii="Times New Roman" w:cs="Times New Roman" w:eastAsia="Times New Roman" w:hAnsi="Times New Roman"/>
          <w:i/>
          <w:sz w:val="20"/>
          <w:szCs w:val="20"/>
        </w:rPr>
        <w:t xml:space="preserve">*Please attach a scanned copy of Identification Card (ID) of the parent/guardian. </w:t>
      </w:r>
    </w:p>
    <w:p>
      <w:pPr>
        <w:pStyle w:val="style0"/>
        <w:spacing w:after="0" w:lineRule="auto" w:line="223"/>
        <w:ind w:left="0" w:right="1599" w:firstLine="0"/>
        <w:jc w:val="center"/>
        <w:rPr>
          <w:rFonts w:ascii="Times New Roman" w:cs="Times New Roman" w:eastAsia="Times New Roman" w:hAnsi="Times New Roman"/>
          <w:i/>
          <w:sz w:val="20"/>
          <w:szCs w:val="20"/>
        </w:rPr>
      </w:pP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10"/>
        <w:rPr/>
      </w:pP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0"/>
        <w:rPr/>
      </w:pP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 w:lineRule="auto" w:line="360"/>
        <w:ind w:left="0" w:firstLine="0"/>
        <w:rPr/>
      </w:pP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0"/>
        <w:rPr/>
      </w:pPr>
      <w:r>
        <w:t xml:space="preserve">                       </w:t>
      </w: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0"/>
        <w:rPr/>
      </w:pPr>
      <w:r>
        <w:rPr/>
        <w:drawing>
          <wp:inline distL="114300" distT="0" distB="0" distR="114300">
            <wp:extent cx="3390900" cy="4521200"/>
            <wp:effectExtent l="0" t="0" r="0" b="0"/>
            <wp:docPr id="107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90900" cy="452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0"/>
        <w:rPr/>
      </w:pP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0"/>
        <w:rPr/>
      </w:pP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0"/>
        <w:rPr/>
      </w:pP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0"/>
        <w:rPr/>
      </w:pP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0"/>
        <w:rPr/>
      </w:pPr>
    </w:p>
    <w:p>
      <w:pPr>
        <w:pStyle w:val="style0"/>
        <w:pBdr>
          <w:left w:val="single" w:sz="6" w:space="0" w:color="000000"/>
          <w:right w:val="single" w:sz="6" w:space="0" w:color="000000"/>
          <w:top w:val="single" w:sz="6" w:space="0" w:color="000000"/>
          <w:bottom w:val="single" w:sz="6" w:space="31" w:color="000000"/>
        </w:pBdr>
        <w:spacing w:after="0"/>
        <w:ind w:left="0" w:firstLine="0"/>
        <w:rPr/>
      </w:pPr>
    </w:p>
    <w:p>
      <w:pPr>
        <w:pStyle w:val="style0"/>
        <w:spacing w:after="0"/>
        <w:ind w:left="0" w:firstLine="0"/>
        <w:rPr/>
      </w:pPr>
      <w:r>
        <w:rPr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 xml:space="preserve"> </w:t>
      </w:r>
    </w:p>
    <w:p>
      <w:pPr>
        <w:pStyle w:val="style0"/>
        <w:spacing w:after="0"/>
        <w:ind w:left="0" w:firstLine="0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</w:t>
      </w:r>
    </w:p>
    <w:p>
      <w:pPr>
        <w:pStyle w:val="style0"/>
        <w:spacing w:after="0"/>
        <w:ind w:left="0" w:firstLine="0"/>
        <w:rPr>
          <w:b/>
          <w:sz w:val="16"/>
          <w:szCs w:val="16"/>
        </w:rPr>
      </w:pPr>
    </w:p>
    <w:p>
      <w:pPr>
        <w:pStyle w:val="style0"/>
        <w:spacing w:after="0"/>
        <w:ind w:left="0" w:firstLine="0"/>
        <w:rPr>
          <w:b/>
          <w:sz w:val="16"/>
          <w:szCs w:val="16"/>
        </w:rPr>
      </w:pPr>
    </w:p>
    <w:p>
      <w:pPr>
        <w:pStyle w:val="style0"/>
        <w:spacing w:after="0"/>
        <w:ind w:left="0" w:firstLine="0"/>
        <w:rPr>
          <w:b/>
          <w:sz w:val="16"/>
          <w:szCs w:val="16"/>
        </w:rPr>
      </w:pPr>
    </w:p>
    <w:p>
      <w:pPr>
        <w:pStyle w:val="style0"/>
        <w:spacing w:after="0"/>
        <w:ind w:left="0" w:firstLine="0"/>
        <w:rPr>
          <w:b/>
          <w:sz w:val="16"/>
          <w:szCs w:val="16"/>
        </w:rPr>
      </w:pPr>
    </w:p>
    <w:p>
      <w:pPr>
        <w:pStyle w:val="style0"/>
        <w:spacing w:after="0"/>
        <w:ind w:left="0" w:firstLine="0"/>
        <w:rPr>
          <w:b/>
          <w:sz w:val="16"/>
          <w:szCs w:val="16"/>
        </w:rPr>
      </w:pPr>
    </w:p>
    <w:p>
      <w:pPr>
        <w:pStyle w:val="style0"/>
        <w:spacing w:after="0"/>
        <w:ind w:left="0" w:firstLine="0"/>
        <w:rPr>
          <w:sz w:val="16"/>
          <w:szCs w:val="16"/>
        </w:rPr>
      </w:pP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ab/>
      </w:r>
      <w:r>
        <w:rPr>
          <w:sz w:val="16"/>
          <w:szCs w:val="16"/>
        </w:rPr>
        <w:t xml:space="preserve"> </w:t>
      </w:r>
    </w:p>
    <w:p>
      <w:pPr>
        <w:pStyle w:val="style0"/>
        <w:spacing w:after="0"/>
        <w:ind w:left="0" w:firstLine="0"/>
        <w:rPr>
          <w:sz w:val="16"/>
          <w:szCs w:val="16"/>
        </w:rPr>
      </w:pPr>
    </w:p>
    <w:p>
      <w:pPr>
        <w:pStyle w:val="style0"/>
        <w:spacing w:after="0"/>
        <w:ind w:left="0" w:firstLine="0"/>
        <w:rPr>
          <w:rFonts w:ascii="Times New Roman" w:cs="Times New Roman" w:eastAsia="Times New Roman" w:hAnsi="Times New Roman"/>
          <w:i/>
        </w:rPr>
      </w:pPr>
      <w:r>
        <w:rPr>
          <w:rFonts w:ascii="Times New Roman" w:cs="Times New Roman" w:eastAsia="Times New Roman" w:hAnsi="Times New Roman"/>
          <w:i/>
        </w:rPr>
        <w:t>Insert student vaccination card*</w:t>
      </w:r>
    </w:p>
    <w:p>
      <w:pPr>
        <w:pStyle w:val="style0"/>
        <w:spacing w:after="0"/>
        <w:ind w:left="0" w:firstLine="0"/>
        <w:rPr>
          <w:rFonts w:ascii="Times New Roman" w:cs="Times New Roman" w:eastAsia="Times New Roman" w:hAnsi="Times New Roman"/>
          <w:i/>
        </w:rPr>
      </w:pPr>
    </w:p>
    <w:bookmarkStart w:id="0" w:name="_heading=h.gjdgxs" w:colFirst="0" w:colLast="0"/>
    <w:bookmarkEnd w:id="0"/>
    <w:p>
      <w:pPr>
        <w:pStyle w:val="style0"/>
        <w:spacing w:after="0"/>
        <w:ind w:left="0" w:firstLine="0"/>
        <w:rPr>
          <w:rFonts w:ascii="Times New Roman" w:cs="Times New Roman" w:eastAsia="Times New Roman" w:hAnsi="Times New Roman"/>
          <w:i/>
        </w:rPr>
      </w:pPr>
      <w:r>
        <w:rPr/>
        <w:drawing>
          <wp:inline distL="114300" distT="0" distB="0" distR="114300">
            <wp:extent cx="3390900" cy="2543174"/>
            <wp:effectExtent l="0" t="0" r="0" b="0"/>
            <wp:docPr id="108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90900" cy="2543174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footerReference w:type="default" r:id="rId6"/>
      <w:pgSz w:w="12240" w:h="20160" w:orient="portrait"/>
      <w:pgMar w:top="567" w:right="831" w:bottom="1440" w:left="72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pBdr>
        <w:left w:val="nil"/>
        <w:right w:val="nil"/>
        <w:top w:val="nil"/>
        <w:bottom w:val="nil"/>
        <w:between w:val="nil"/>
      </w:pBdr>
      <w:tabs>
        <w:tab w:val="center" w:leader="none" w:pos="4680"/>
        <w:tab w:val="right" w:leader="none" w:pos="9360"/>
      </w:tabs>
      <w:spacing w:after="0" w:lineRule="auto" w:line="240"/>
      <w:ind w:hanging="10"/>
      <w:rPr>
        <w:color w:val="000000"/>
        <w:sz w:val="16"/>
        <w:szCs w:val="16"/>
      </w:rPr>
    </w:pPr>
    <w:r>
      <w:rPr>
        <w:b/>
        <w:color w:val="000000"/>
        <w:sz w:val="16"/>
        <w:szCs w:val="16"/>
      </w:rPr>
      <w:t xml:space="preserve">BulSU-OP-OSO-02F5 </w:t>
    </w:r>
    <w:r>
      <w:rPr>
        <w:b/>
        <w:color w:val="000000"/>
        <w:sz w:val="16"/>
        <w:szCs w:val="16"/>
      </w:rPr>
      <w:tab/>
    </w:r>
    <w:r>
      <w:rPr>
        <w:color w:val="000000"/>
        <w:sz w:val="16"/>
        <w:szCs w:val="16"/>
      </w:rPr>
      <w:t xml:space="preserve"> 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 xml:space="preserve">               Page </w:t>
    </w:r>
    <w:r>
      <w:rPr>
        <w:b/>
        <w:color w:val="000000"/>
        <w:sz w:val="16"/>
        <w:szCs w:val="16"/>
      </w:rPr>
      <w:t>1</w:t>
    </w:r>
    <w:r>
      <w:rPr>
        <w:color w:val="000000"/>
        <w:sz w:val="16"/>
        <w:szCs w:val="16"/>
      </w:rPr>
      <w:t xml:space="preserve"> of </w:t>
    </w:r>
    <w:r>
      <w:rPr>
        <w:b/>
        <w:color w:val="000000"/>
        <w:sz w:val="16"/>
        <w:szCs w:val="16"/>
      </w:rPr>
      <w:t>1</w:t>
    </w:r>
    <w:r>
      <w:rPr>
        <w:color w:val="000000"/>
        <w:sz w:val="16"/>
        <w:szCs w:val="16"/>
      </w:rPr>
      <w:t xml:space="preserve"> </w:t>
    </w:r>
  </w:p>
  <w:p>
    <w:pPr>
      <w:pStyle w:val="style0"/>
      <w:pBdr>
        <w:left w:val="nil"/>
        <w:right w:val="nil"/>
        <w:top w:val="nil"/>
        <w:bottom w:val="nil"/>
        <w:between w:val="nil"/>
      </w:pBdr>
      <w:tabs>
        <w:tab w:val="center" w:leader="none" w:pos="4680"/>
        <w:tab w:val="right" w:leader="none" w:pos="9360"/>
      </w:tabs>
      <w:spacing w:after="0" w:lineRule="auto" w:line="240"/>
      <w:ind w:hanging="10"/>
      <w:rPr>
        <w:color w:val="000000"/>
      </w:rPr>
    </w:pPr>
    <w:r>
      <w:rPr>
        <w:color w:val="000000"/>
        <w:sz w:val="16"/>
        <w:szCs w:val="16"/>
      </w:rPr>
      <w:t xml:space="preserve">Revision: </w:t>
    </w:r>
    <w:r>
      <w:rPr>
        <w:b/>
        <w:color w:val="000000"/>
        <w:sz w:val="16"/>
        <w:szCs w:val="16"/>
      </w:rPr>
      <w:t>0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after="231" w:lineRule="auto" w:line="259"/>
        <w:ind w:left="10"/>
      </w:pPr>
    </w:pPrDefault>
  </w:docDefaults>
  <w:style w:type="paragraph" w:default="1" w:styleId="style0">
    <w:name w:val="Normal"/>
    <w:next w:val="style0"/>
    <w:pPr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">
    <w:name w:val="heading 1"/>
    <w:basedOn w:val="style0"/>
    <w:next w:val="style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style2">
    <w:name w:val="heading 2"/>
    <w:basedOn w:val="style0"/>
    <w:next w:val="style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style3">
    <w:name w:val="heading 3"/>
    <w:basedOn w:val="style0"/>
    <w:next w:val="style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style4">
    <w:name w:val="heading 4"/>
    <w:basedOn w:val="style0"/>
    <w:next w:val="style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style5">
    <w:name w:val="heading 5"/>
    <w:basedOn w:val="style0"/>
    <w:next w:val="style0"/>
    <w:pPr>
      <w:keepNext/>
      <w:keepLines/>
      <w:spacing w:before="220" w:after="40"/>
      <w:outlineLvl w:val="4"/>
    </w:pPr>
    <w:rPr>
      <w:b/>
    </w:rPr>
  </w:style>
  <w:style w:type="paragraph" w:styleId="style6">
    <w:name w:val="heading 6"/>
    <w:basedOn w:val="style0"/>
    <w:next w:val="style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style62">
    <w:name w:val="Title"/>
    <w:basedOn w:val="style0"/>
    <w:next w:val="style0"/>
    <w:pPr>
      <w:keepNext/>
      <w:keepLines/>
      <w:spacing w:before="480" w:after="120"/>
    </w:pPr>
    <w:rPr>
      <w:b/>
      <w:sz w:val="72"/>
      <w:szCs w:val="72"/>
    </w:rPr>
  </w:style>
  <w:style w:type="character" w:default="1" w:styleId="style65">
    <w:name w:val="Default Paragraph Font"/>
    <w:next w:val="style65"/>
    <w:uiPriority w:val="1"/>
  </w:style>
  <w:style w:type="numbering" w:default="1" w:styleId="style107">
    <w:name w:val="No List"/>
    <w:next w:val="style107"/>
    <w:uiPriority w:val="99"/>
    <w:pPr/>
  </w:style>
  <w:style w:type="paragraph" w:styleId="style74">
    <w:name w:val="Subtitle"/>
    <w:basedOn w:val="style0"/>
    <w:next w:val="style0"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7">
    <w:basedOn w:val="style105"/>
    <w:next w:val="style4097"/>
    <w:pPr>
      <w:spacing w:after="0" w:lineRule="auto" w:line="240"/>
    </w:pPr>
    <w:rPr/>
    <w:tblPr>
      <w:tblStyleRowBandSize w:val="1"/>
      <w:tblStyleColBandSize w:val="1"/>
      <w:tblCellMar>
        <w:top w:w="86" w:type="dxa"/>
        <w:left w:w="154" w:type="dxa"/>
        <w:right w:w="95" w:type="dxa"/>
      </w:tblCellMar>
    </w:tblPr>
    <w:tcPr>
      <w:tcBorders/>
    </w:tcPr>
  </w:style>
  <w:style w:type="table" w:customStyle="1" w:styleId="style4098">
    <w:basedOn w:val="style105"/>
    <w:next w:val="style4098"/>
    <w:pPr>
      <w:spacing w:after="0" w:lineRule="auto" w:line="240"/>
    </w:pPr>
    <w:rPr/>
    <w:tblPr>
      <w:tblStyleRowBandSize w:val="1"/>
      <w:tblStyleColBandSize w:val="1"/>
      <w:tblCellMar>
        <w:top w:w="86" w:type="dxa"/>
        <w:left w:w="154" w:type="dxa"/>
        <w:right w:w="95" w:type="dxa"/>
      </w:tblCellMar>
    </w:tblPr>
    <w:tcPr>
      <w:tcBorders/>
    </w:tcPr>
  </w:style>
  <w:style w:type="table" w:customStyle="1" w:styleId="style4099">
    <w:basedOn w:val="style105"/>
    <w:next w:val="style4099"/>
    <w:pPr>
      <w:spacing w:after="0" w:lineRule="auto" w:line="240"/>
    </w:pPr>
    <w:rPr/>
    <w:tblPr>
      <w:tblStyleRowBandSize w:val="1"/>
      <w:tblStyleColBandSize w:val="1"/>
      <w:tblCellMar>
        <w:top w:w="86" w:type="dxa"/>
        <w:left w:w="154" w:type="dxa"/>
        <w:bottom w:w="0" w:type="dxa"/>
        <w:right w:w="95" w:type="dxa"/>
      </w:tblCellMar>
    </w:tblPr>
    <w:tcPr>
      <w:tcBorders/>
    </w:tcPr>
  </w:style>
  <w:style w:type="table" w:customStyle="1" w:styleId="style4100">
    <w:basedOn w:val="style105"/>
    <w:next w:val="style4100"/>
    <w:pPr>
      <w:spacing w:after="0" w:lineRule="auto" w:line="240"/>
    </w:pPr>
    <w:rPr/>
    <w:tblPr>
      <w:tblStyleRowBandSize w:val="1"/>
      <w:tblStyleColBandSize w:val="1"/>
      <w:tblCellMar>
        <w:top w:w="86" w:type="dxa"/>
        <w:left w:w="154" w:type="dxa"/>
        <w:bottom w:w="0" w:type="dxa"/>
        <w:right w:w="95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3.jpeg"/><Relationship Id="rId6" Type="http://schemas.openxmlformats.org/officeDocument/2006/relationships/footer" Target="footer1.xml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148</Words>
  <Characters>945</Characters>
  <Application>WPS Office</Application>
  <Paragraphs>93</Paragraphs>
  <CharactersWithSpaces>1195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2022-09-27T01:51:00Z</dcterms:created>
  <dc:creator>WPS Office</dc:creator>
  <lastModifiedBy>RMX2040</lastModifiedBy>
  <dcterms:modified xsi:type="dcterms:W3CDTF">2022-10-03T00:57:45Z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1355b91b537e4177b5df32cd4561d5bc</vt:lpwstr>
  </property>
</Properties>
</file>